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budget is </w:t>
      </w:r>
      <w:ins w:id="1" w:author="Ada Reviewer" w:date="2026-10-05T14:00:00Z">
        <w:r>
          <w:t>reviewed every year</w:t>
        </w:r>
      </w:ins>
      <w:r>
        <w:t xml:space="preserve"> and </w:t>
      </w:r>
      <w:del w:id="2" w:author="Ada Reviewer" w:date="2026-10-05T14:01:00Z">
        <w:r>
          <w:delText xml:space="preserve">old wording </w:delText>
        </w:r>
      </w:del>
      <w:r>
        <w:t>kept in a shared folder.</w:t>
      </w:r>
    </w:p>
    <w:p>
      <w:r>
        <w:t xml:space="preserve">A </w:t>
      </w:r>
      <w:r>
        <w:rPr>
          <w:b/>
          <w:rPrChange w:id="3" w:author="Bob Editor" w:date="2026-10-05T14:02:00Z">
            <w:rPr/>
          </w:rPrChange>
        </w:rPr>
        <w:t>bold claim</w:t>
      </w:r>
      <w:r>
        <w:t xml:space="preserve"> stays.</w:t>
      </w:r>
    </w:p>
    <w:p>
      <w:pPr>
        <w:jc w:val="center"/>
        <w:pPrChange w:id="4" w:author="Bob Editor" w:date="2026-10-05T14:03:00Z">
          <w:pPr>
            <w:jc w:val="left"/>
          </w:pPr>
        </w:pPrChange>
      </w:pPr>
      <w:r>
        <w:t>Centered by a reviewer.</w:t>
      </w:r>
    </w:p>
    <w:p>
      <w:r>
        <w:t>Unchanged closing line.</w:t>
      </w:r>
    </w:p>
  </w:body>
</w:document>
</file>